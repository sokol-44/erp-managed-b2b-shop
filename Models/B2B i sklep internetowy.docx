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customXml/itemProps4.xml" ContentType="application/vnd.openxmlformats-officedocument.customXmlPropertie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3C25" w:rsidRDefault="00BE1D03" w:rsidP="009C5268">
      <w:r w:rsidRPr="00BE1D03">
        <w:rPr>
          <w:b/>
          <w:sz w:val="32"/>
          <w:rPrChange w:id="0" w:author="Rafał Długozima" w:date="2010-09-22T05:46:00Z">
            <w:rPr/>
          </w:rPrChange>
        </w:rPr>
        <w:t>Platforma B2B i sklep internetowy</w:t>
      </w:r>
      <w:r w:rsidRPr="00BE1D03">
        <w:rPr>
          <w:sz w:val="32"/>
          <w:rPrChange w:id="1" w:author="Rafał Długozima" w:date="2010-09-22T05:46:00Z">
            <w:rPr/>
          </w:rPrChange>
        </w:rPr>
        <w:t xml:space="preserve"> </w:t>
      </w:r>
      <w:r w:rsidR="006E3C25">
        <w:t>- realizacja w kilku etapach</w:t>
      </w:r>
    </w:p>
    <w:p w:rsidR="006E3C25" w:rsidRDefault="006E3C25" w:rsidP="009C5268"/>
    <w:p w:rsidR="00000000" w:rsidRDefault="006E3C25">
      <w:pPr>
        <w:pStyle w:val="Akapitzlist"/>
        <w:numPr>
          <w:ilvl w:val="0"/>
          <w:numId w:val="45"/>
        </w:numPr>
      </w:pPr>
      <w:r>
        <w:t xml:space="preserve">Etap 1: </w:t>
      </w:r>
      <w:r w:rsidR="009D0179">
        <w:t xml:space="preserve">Prezentacja i zamówienie </w:t>
      </w:r>
      <w:r w:rsidR="00C52B03">
        <w:t>towarów</w:t>
      </w:r>
      <w:r w:rsidR="009D0179">
        <w:t xml:space="preserve"> na podstawie </w:t>
      </w:r>
      <w:r w:rsidR="00C52B03">
        <w:t>zawartości zewnętrznej bazy danych</w:t>
      </w:r>
    </w:p>
    <w:p w:rsidR="009D0179" w:rsidRDefault="009D0179" w:rsidP="009C5268"/>
    <w:p w:rsidR="009D0179" w:rsidRDefault="009D0179" w:rsidP="009C5268"/>
    <w:p w:rsidR="009D0179" w:rsidRDefault="009D0179" w:rsidP="009C5268">
      <w:r>
        <w:t>Opis skrócony:</w:t>
      </w:r>
    </w:p>
    <w:p w:rsidR="009D0179" w:rsidRDefault="006F502F" w:rsidP="009C5268">
      <w:r w:rsidRPr="00D255AC">
        <w:rPr>
          <w:u w:val="single"/>
        </w:rPr>
        <w:t>Sklep</w:t>
      </w:r>
      <w:r>
        <w:t xml:space="preserve"> z indywidualnymi cennikami dla każdego </w:t>
      </w:r>
      <w:r w:rsidRPr="00D255AC">
        <w:rPr>
          <w:u w:val="single"/>
        </w:rPr>
        <w:t>Klienta</w:t>
      </w:r>
      <w:r>
        <w:t xml:space="preserve">. Oferta </w:t>
      </w:r>
      <w:r w:rsidR="00D255AC" w:rsidRPr="00D255AC">
        <w:rPr>
          <w:u w:val="single"/>
        </w:rPr>
        <w:t>Sprzedawcy</w:t>
      </w:r>
      <w:r w:rsidR="00D255AC">
        <w:t xml:space="preserve"> </w:t>
      </w:r>
      <w:r>
        <w:t>wraz z cennikami pobierana z zewnętrznej</w:t>
      </w:r>
      <w:r w:rsidR="007E3C2D">
        <w:t xml:space="preserve"> </w:t>
      </w:r>
      <w:r w:rsidR="00C52B03">
        <w:t>DB</w:t>
      </w:r>
      <w:r w:rsidR="007E3C2D">
        <w:t xml:space="preserve"> i przepisywana lokalnie</w:t>
      </w:r>
      <w:r>
        <w:t>. Zamówienia realizowane w sklepie przekazywane również do zewnętrznej bazy danych. Możliwość prostej zmiany zewnętrznego wyglądu sklepu.</w:t>
      </w:r>
      <w:ins w:id="2" w:author="Michał MS. Sokołowski" w:date="2010-09-23T13:12:00Z">
        <w:r w:rsidR="001116BC">
          <w:t xml:space="preserve"> Całość jest rozumiana jako Platforma B2B.</w:t>
        </w:r>
      </w:ins>
    </w:p>
    <w:p w:rsidR="000518E9" w:rsidRDefault="000518E9" w:rsidP="000A3D0D"/>
    <w:p w:rsidR="00565390" w:rsidRDefault="00565390" w:rsidP="000A3D0D">
      <w:r>
        <w:t>Założenia dodatkowe:</w:t>
      </w:r>
    </w:p>
    <w:p w:rsidR="00565390" w:rsidRDefault="00565390" w:rsidP="00565390">
      <w:pPr>
        <w:pStyle w:val="Akapitzlist"/>
        <w:numPr>
          <w:ilvl w:val="0"/>
          <w:numId w:val="41"/>
        </w:numPr>
      </w:pPr>
      <w:r>
        <w:t>Towary przynależ</w:t>
      </w:r>
      <w:r w:rsidR="006E3C25">
        <w:t>ą</w:t>
      </w:r>
      <w:r>
        <w:t xml:space="preserve"> do 1 lub więcej kategorii</w:t>
      </w:r>
      <w:r w:rsidR="006E3C25">
        <w:t xml:space="preserve"> (ale zawsze do jednej kategorii w obrębie </w:t>
      </w:r>
      <w:r w:rsidR="003679A6">
        <w:t>jednego</w:t>
      </w:r>
      <w:r w:rsidR="006E3C25">
        <w:t xml:space="preserve"> drzewa kategorii)</w:t>
      </w:r>
      <w:ins w:id="3" w:author="Michał MS. Sokołowski" w:date="2010-09-23T12:38:00Z">
        <w:r w:rsidR="003C2BD6">
          <w:t xml:space="preserve">  </w:t>
        </w:r>
      </w:ins>
      <w:ins w:id="4" w:author="Michał MS. Sokołowski" w:date="2010-09-23T12:39:00Z">
        <w:r w:rsidR="003C2BD6">
          <w:t xml:space="preserve"> </w:t>
        </w:r>
      </w:ins>
    </w:p>
    <w:p w:rsidR="00565390" w:rsidRDefault="00621786" w:rsidP="00565390">
      <w:pPr>
        <w:pStyle w:val="Akapitzlist"/>
        <w:numPr>
          <w:ilvl w:val="0"/>
          <w:numId w:val="41"/>
        </w:numPr>
      </w:pPr>
      <w:r>
        <w:t xml:space="preserve">Konta klientów (kupujących) dostarczone z zewnętrznej bazy (inaczej trudno mówić o ciągnięciu </w:t>
      </w:r>
      <w:r w:rsidR="00F2475A">
        <w:t xml:space="preserve">powiązanych </w:t>
      </w:r>
      <w:r>
        <w:t>cenników z zewnętrznej bazy)</w:t>
      </w:r>
      <w:r w:rsidR="006E3C25">
        <w:t xml:space="preserve"> lub założone na platformie B2B i zmapowane na konta systemu zewnętrznego</w:t>
      </w:r>
    </w:p>
    <w:p w:rsidR="00621786" w:rsidRDefault="00621786" w:rsidP="00565390">
      <w:pPr>
        <w:pStyle w:val="Akapitzlist"/>
        <w:numPr>
          <w:ilvl w:val="0"/>
          <w:numId w:val="41"/>
        </w:numPr>
      </w:pPr>
      <w:r>
        <w:t>Lokalne tworzenie zamówień, oraz przechowywanie ich kopi</w:t>
      </w:r>
      <w:r w:rsidR="006E3C25">
        <w:t>i</w:t>
      </w:r>
      <w:r>
        <w:t xml:space="preserve"> na koncie klientów</w:t>
      </w:r>
    </w:p>
    <w:p w:rsidR="00621786" w:rsidRDefault="00621786" w:rsidP="00565390">
      <w:pPr>
        <w:pStyle w:val="Akapitzlist"/>
        <w:numPr>
          <w:ilvl w:val="0"/>
          <w:numId w:val="41"/>
        </w:numPr>
      </w:pPr>
      <w:r>
        <w:t>Brak towarów grupujących</w:t>
      </w:r>
    </w:p>
    <w:p w:rsidR="00621786" w:rsidRDefault="00621786" w:rsidP="00565390">
      <w:pPr>
        <w:pStyle w:val="Akapitzlist"/>
        <w:numPr>
          <w:ilvl w:val="0"/>
          <w:numId w:val="41"/>
        </w:numPr>
      </w:pPr>
      <w:r>
        <w:t>Każdy towar posiada cechy: zdjęcie (1), nazwę, opis (</w:t>
      </w:r>
      <w:r w:rsidR="006E3C25">
        <w:t>txt</w:t>
      </w:r>
      <w:r w:rsidR="003C2BD6">
        <w:t>)</w:t>
      </w:r>
      <w:r>
        <w:t>, cenę netto, stawkę VAT</w:t>
      </w:r>
    </w:p>
    <w:p w:rsidR="003C2BD6" w:rsidRDefault="00E92DFE" w:rsidP="00565390">
      <w:pPr>
        <w:pStyle w:val="Akapitzlist"/>
        <w:numPr>
          <w:ilvl w:val="0"/>
          <w:numId w:val="41"/>
        </w:numPr>
        <w:rPr>
          <w:ins w:id="5" w:author="Michał MS. Sokołowski" w:date="2010-09-23T12:42:00Z"/>
        </w:rPr>
      </w:pPr>
      <w:ins w:id="6" w:author="Michał MS. Sokołowski" w:date="2010-09-23T12:42:00Z">
        <w:r>
          <w:t>Będzie głó</w:t>
        </w:r>
      </w:ins>
      <w:ins w:id="7" w:author="Michał MS. Sokołowski" w:date="2010-09-23T12:43:00Z">
        <w:r>
          <w:t>wne konto Klienta do którego równe prawa logowania ma wielu użytkowników</w:t>
        </w:r>
      </w:ins>
      <w:ins w:id="8" w:author="Michał MS. Sokołowski" w:date="2010-09-23T12:44:00Z">
        <w:r>
          <w:t xml:space="preserve"> (</w:t>
        </w:r>
        <w:r>
          <w:t>użytkownicy</w:t>
        </w:r>
        <w:r>
          <w:t xml:space="preserve"> przypisani do Klienta)</w:t>
        </w:r>
      </w:ins>
    </w:p>
    <w:p w:rsidR="00E92DFE" w:rsidRDefault="00C52B03" w:rsidP="00E92DFE">
      <w:pPr>
        <w:pStyle w:val="Akapitzlist"/>
        <w:numPr>
          <w:ilvl w:val="0"/>
          <w:numId w:val="41"/>
        </w:numPr>
        <w:rPr>
          <w:ins w:id="9" w:author="Michał MS. Sokołowski" w:date="2010-09-23T12:46:00Z"/>
        </w:rPr>
      </w:pPr>
      <w:r>
        <w:t>Klient posiada 1 koszyk który może zakupić, zapamiętuje się on między sesjami.</w:t>
      </w:r>
    </w:p>
    <w:p w:rsidR="00E92DFE" w:rsidRDefault="001116BC" w:rsidP="00E92DFE">
      <w:pPr>
        <w:pStyle w:val="Akapitzlist"/>
        <w:numPr>
          <w:ilvl w:val="0"/>
          <w:numId w:val="41"/>
        </w:numPr>
        <w:rPr>
          <w:ins w:id="10" w:author="Michał MS. Sokołowski" w:date="2010-09-23T12:52:00Z"/>
        </w:rPr>
      </w:pPr>
      <w:ins w:id="11" w:author="Michał MS. Sokołowski" w:date="2010-09-23T13:11:00Z">
        <w:r>
          <w:t>Sklep</w:t>
        </w:r>
      </w:ins>
      <w:ins w:id="12" w:author="Michał MS. Sokołowski" w:date="2010-09-23T12:47:00Z">
        <w:r w:rsidR="00E92DFE">
          <w:t xml:space="preserve"> ma możliwość pracy </w:t>
        </w:r>
      </w:ins>
      <w:ins w:id="13" w:author="Michał MS. Sokołowski" w:date="2010-09-23T13:11:00Z">
        <w:r>
          <w:t xml:space="preserve">w Trybie </w:t>
        </w:r>
      </w:ins>
      <w:ins w:id="14" w:author="Michał MS. Sokołowski" w:date="2010-09-23T12:47:00Z">
        <w:r w:rsidR="00E92DFE">
          <w:t>z ofertą ukrytą dla Klientów niezalogowanych jak i z ofertą widoczną dla wszystkich</w:t>
        </w:r>
      </w:ins>
    </w:p>
    <w:p w:rsidR="00E92DFE" w:rsidRDefault="00E92DFE" w:rsidP="00E92DFE">
      <w:pPr>
        <w:pStyle w:val="Akapitzlist"/>
        <w:numPr>
          <w:ilvl w:val="0"/>
          <w:numId w:val="41"/>
        </w:numPr>
        <w:rPr>
          <w:ins w:id="15" w:author="Michał MS. Sokołowski" w:date="2010-09-23T12:59:00Z"/>
        </w:rPr>
      </w:pPr>
      <w:ins w:id="16" w:author="Michał MS. Sokołowski" w:date="2010-09-23T12:52:00Z">
        <w:r>
          <w:t>Synchronizacja wykonywana przez system zewnętrzny</w:t>
        </w:r>
      </w:ins>
      <w:ins w:id="17" w:author="Michał MS. Sokołowski" w:date="2010-09-23T12:55:00Z">
        <w:r w:rsidR="003679A6">
          <w:t xml:space="preserve"> (trzeba ustalić </w:t>
        </w:r>
        <w:r w:rsidR="003679A6">
          <w:t>protok</w:t>
        </w:r>
        <w:r w:rsidR="003679A6">
          <w:t>ół)</w:t>
        </w:r>
      </w:ins>
    </w:p>
    <w:p w:rsidR="003679A6" w:rsidRDefault="003679A6" w:rsidP="00E92DFE">
      <w:pPr>
        <w:pStyle w:val="Akapitzlist"/>
        <w:numPr>
          <w:ilvl w:val="0"/>
          <w:numId w:val="41"/>
        </w:numPr>
        <w:rPr>
          <w:ins w:id="18" w:author="Michał MS. Sokołowski" w:date="2010-09-23T12:56:00Z"/>
        </w:rPr>
      </w:pPr>
      <w:ins w:id="19" w:author="Michał MS. Sokołowski" w:date="2010-09-23T12:59:00Z">
        <w:r>
          <w:t>Stany transakcji przekazywane z zewnętrznej bazy</w:t>
        </w:r>
      </w:ins>
    </w:p>
    <w:p w:rsidR="003679A6" w:rsidRDefault="003679A6" w:rsidP="00E92DFE">
      <w:pPr>
        <w:pStyle w:val="Akapitzlist"/>
        <w:numPr>
          <w:ilvl w:val="0"/>
          <w:numId w:val="41"/>
        </w:numPr>
      </w:pPr>
      <w:ins w:id="20" w:author="Michał MS. Sokołowski" w:date="2010-09-23T12:56:00Z">
        <w:r>
          <w:t xml:space="preserve">Panel administracji Sklepu </w:t>
        </w:r>
      </w:ins>
      <w:ins w:id="21" w:author="Michał MS. Sokołowski" w:date="2010-09-23T12:57:00Z">
        <w:r>
          <w:t>na razie</w:t>
        </w:r>
      </w:ins>
      <w:ins w:id="22" w:author="Michał MS. Sokołowski" w:date="2010-09-23T12:56:00Z">
        <w:r>
          <w:t xml:space="preserve"> </w:t>
        </w:r>
      </w:ins>
      <w:ins w:id="23" w:author="Michał MS. Sokołowski" w:date="2010-09-23T12:57:00Z">
        <w:r>
          <w:t>tylko spełniający funkcję konfiguracyjnę</w:t>
        </w:r>
      </w:ins>
    </w:p>
    <w:p w:rsidR="00621786" w:rsidRDefault="00621786" w:rsidP="00621786"/>
    <w:p w:rsidR="00565390" w:rsidRDefault="00565390" w:rsidP="000A3D0D">
      <w:r>
        <w:t>Pytania:</w:t>
      </w:r>
    </w:p>
    <w:p w:rsidR="00565390" w:rsidRDefault="00621786" w:rsidP="00565390">
      <w:pPr>
        <w:pStyle w:val="Akapitzlist"/>
        <w:numPr>
          <w:ilvl w:val="0"/>
          <w:numId w:val="40"/>
        </w:numPr>
        <w:rPr>
          <w:ins w:id="24" w:author="Michał MS. Sokołowski" w:date="2010-09-23T12:45:00Z"/>
        </w:rPr>
      </w:pPr>
      <w:r>
        <w:t>Czy pokazujemy tylko towary z cenami indywidualnymi, czy w wypadku braku pokazujemy „cenę standardową”</w:t>
      </w:r>
      <w:r w:rsidR="006E3C25">
        <w:t xml:space="preserve"> - możliwość wskazania klientowi widoku w bazie danych, który prezentuje jego dane</w:t>
      </w:r>
    </w:p>
    <w:p w:rsidR="00E92DFE" w:rsidRDefault="00E92DFE" w:rsidP="00E92DFE">
      <w:pPr>
        <w:pStyle w:val="Akapitzlist"/>
        <w:numPr>
          <w:ilvl w:val="1"/>
          <w:numId w:val="40"/>
        </w:numPr>
        <w:rPr>
          <w:ins w:id="25" w:author="Michał MS. Sokołowski" w:date="2010-09-23T12:51:00Z"/>
        </w:rPr>
        <w:pPrChange w:id="26" w:author="Michał MS. Sokołowski" w:date="2010-09-23T12:45:00Z">
          <w:pPr>
            <w:pStyle w:val="Akapitzlist"/>
            <w:numPr>
              <w:numId w:val="40"/>
            </w:numPr>
            <w:ind w:hanging="360"/>
          </w:pPr>
        </w:pPrChange>
      </w:pPr>
      <w:ins w:id="27" w:author="Michał MS. Sokołowski" w:date="2010-09-23T12:45:00Z">
        <w:r>
          <w:t xml:space="preserve">Czy oznacza to że dla każdego </w:t>
        </w:r>
        <w:r>
          <w:t>Klienta</w:t>
        </w:r>
        <w:r>
          <w:t xml:space="preserve"> będzie</w:t>
        </w:r>
      </w:ins>
      <w:ins w:id="28" w:author="Michał MS. Sokołowski" w:date="2010-09-23T12:56:00Z">
        <w:r w:rsidR="003679A6">
          <w:t xml:space="preserve"> mógł być utworzony</w:t>
        </w:r>
      </w:ins>
      <w:ins w:id="29" w:author="Michał MS. Sokołowski" w:date="2010-09-23T12:45:00Z">
        <w:r>
          <w:t xml:space="preserve"> inny widok ?</w:t>
        </w:r>
      </w:ins>
    </w:p>
    <w:p w:rsidR="00E92DFE" w:rsidRDefault="00E92DFE" w:rsidP="003679A6">
      <w:pPr>
        <w:pStyle w:val="Akapitzlist"/>
        <w:numPr>
          <w:ilvl w:val="1"/>
          <w:numId w:val="40"/>
        </w:numPr>
        <w:rPr>
          <w:ins w:id="30" w:author="Michał MS. Sokołowski" w:date="2010-09-23T12:53:00Z"/>
        </w:rPr>
        <w:pPrChange w:id="31" w:author="Michał MS. Sokołowski" w:date="2010-09-23T12:53:00Z">
          <w:pPr>
            <w:pStyle w:val="Akapitzlist"/>
            <w:numPr>
              <w:numId w:val="40"/>
            </w:numPr>
            <w:ind w:hanging="360"/>
          </w:pPr>
        </w:pPrChange>
      </w:pPr>
      <w:ins w:id="32" w:author="Michał MS. Sokołowski" w:date="2010-09-23T12:51:00Z">
        <w:r>
          <w:t xml:space="preserve">Z jakiego poziomu ba być tworzony ten widok </w:t>
        </w:r>
      </w:ins>
      <w:ins w:id="33" w:author="Michał MS. Sokołowski" w:date="2010-09-23T13:09:00Z">
        <w:r w:rsidR="001116BC">
          <w:t xml:space="preserve">(ręcznie, przez panel </w:t>
        </w:r>
        <w:r w:rsidR="001116BC">
          <w:t>administracyjny</w:t>
        </w:r>
        <w:r w:rsidR="001116BC">
          <w:t>)</w:t>
        </w:r>
      </w:ins>
      <w:ins w:id="34" w:author="Michał MS. Sokołowski" w:date="2010-09-23T12:51:00Z">
        <w:r>
          <w:t>?</w:t>
        </w:r>
      </w:ins>
    </w:p>
    <w:p w:rsidR="003679A6" w:rsidRDefault="003679A6" w:rsidP="003679A6">
      <w:pPr>
        <w:pStyle w:val="Akapitzlist"/>
        <w:numPr>
          <w:ilvl w:val="0"/>
          <w:numId w:val="41"/>
        </w:numPr>
        <w:rPr>
          <w:ins w:id="35" w:author="Michał MS. Sokołowski" w:date="2010-09-23T12:54:00Z"/>
        </w:rPr>
      </w:pPr>
      <w:ins w:id="36" w:author="Michał MS. Sokołowski" w:date="2010-09-23T12:54:00Z">
        <w:r>
          <w:t>Synchronizacja wykonywana przez system zewnętrzny</w:t>
        </w:r>
        <w:r>
          <w:t>:  będzie trzeba ustalić protokół</w:t>
        </w:r>
      </w:ins>
    </w:p>
    <w:p w:rsidR="001116BC" w:rsidRDefault="001116BC" w:rsidP="00565390">
      <w:pPr>
        <w:pStyle w:val="Akapitzlist"/>
        <w:numPr>
          <w:ilvl w:val="0"/>
          <w:numId w:val="40"/>
        </w:numPr>
        <w:rPr>
          <w:ins w:id="37" w:author="Michał MS. Sokołowski" w:date="2010-09-23T13:05:00Z"/>
        </w:rPr>
      </w:pPr>
      <w:ins w:id="38" w:author="Michał MS. Sokołowski" w:date="2010-09-23T13:05:00Z">
        <w:r>
          <w:t>Więcej niż jedno drzewo kategorii p</w:t>
        </w:r>
      </w:ins>
      <w:ins w:id="39" w:author="Michał MS. Sokołowski" w:date="2010-09-23T13:04:00Z">
        <w:r>
          <w:t>roszę o wyjaśnienia</w:t>
        </w:r>
      </w:ins>
      <w:ins w:id="40" w:author="Michał MS. Sokołowski" w:date="2010-09-23T13:05:00Z">
        <w:r>
          <w:t>, czy może chodzi:</w:t>
        </w:r>
      </w:ins>
    </w:p>
    <w:p w:rsidR="00621786" w:rsidRDefault="001116BC" w:rsidP="001116BC">
      <w:pPr>
        <w:pStyle w:val="Akapitzlist"/>
        <w:numPr>
          <w:ilvl w:val="1"/>
          <w:numId w:val="40"/>
        </w:numPr>
        <w:rPr>
          <w:ins w:id="41" w:author="Michał MS. Sokołowski" w:date="2010-09-23T13:05:00Z"/>
        </w:rPr>
        <w:pPrChange w:id="42" w:author="Michał MS. Sokołowski" w:date="2010-09-23T13:05:00Z">
          <w:pPr>
            <w:pStyle w:val="Akapitzlist"/>
            <w:numPr>
              <w:numId w:val="40"/>
            </w:numPr>
            <w:ind w:hanging="360"/>
          </w:pPr>
        </w:pPrChange>
      </w:pPr>
      <w:ins w:id="43" w:author="Michał MS. Sokołowski" w:date="2010-09-23T13:05:00Z">
        <w:r>
          <w:lastRenderedPageBreak/>
          <w:t>„</w:t>
        </w:r>
        <w:r>
          <w:t xml:space="preserve">do jednego </w:t>
        </w:r>
      </w:ins>
      <w:ins w:id="44" w:author="Michał MS. Sokołowski" w:date="2010-09-23T13:10:00Z">
        <w:r>
          <w:t>poddrzewa</w:t>
        </w:r>
      </w:ins>
      <w:ins w:id="45" w:author="Michał MS. Sokołowski" w:date="2010-09-23T13:05:00Z">
        <w:r>
          <w:t xml:space="preserve"> w drzewie kategorii</w:t>
        </w:r>
        <w:r>
          <w:t>”</w:t>
        </w:r>
      </w:ins>
    </w:p>
    <w:p w:rsidR="001116BC" w:rsidRDefault="001116BC" w:rsidP="001116BC">
      <w:pPr>
        <w:pStyle w:val="Akapitzlist"/>
        <w:numPr>
          <w:ilvl w:val="1"/>
          <w:numId w:val="40"/>
        </w:numPr>
        <w:rPr>
          <w:ins w:id="46" w:author="Michał MS. Sokołowski" w:date="2010-09-23T13:06:00Z"/>
        </w:rPr>
        <w:pPrChange w:id="47" w:author="Michał MS. Sokołowski" w:date="2010-09-23T13:05:00Z">
          <w:pPr>
            <w:pStyle w:val="Akapitzlist"/>
            <w:numPr>
              <w:numId w:val="40"/>
            </w:numPr>
            <w:ind w:hanging="360"/>
          </w:pPr>
        </w:pPrChange>
      </w:pPr>
      <w:ins w:id="48" w:author="Michał MS. Sokołowski" w:date="2010-09-23T13:05:00Z">
        <w:r>
          <w:t xml:space="preserve">Czy jeżeli sprawdzanie/przypisywanie będzie podpięte pod </w:t>
        </w:r>
      </w:ins>
      <w:ins w:id="49" w:author="Michał MS. Sokołowski" w:date="2010-09-23T13:06:00Z">
        <w:r>
          <w:t xml:space="preserve">zewnętrza DB to czy </w:t>
        </w:r>
      </w:ins>
      <w:ins w:id="50" w:author="Michał MS. Sokołowski" w:date="2010-09-23T13:12:00Z">
        <w:r>
          <w:t>Sklep</w:t>
        </w:r>
      </w:ins>
      <w:ins w:id="51" w:author="Michał MS. Sokołowski" w:date="2010-09-23T13:06:00Z">
        <w:r>
          <w:t xml:space="preserve"> (</w:t>
        </w:r>
        <w:r>
          <w:t>wizualizację</w:t>
        </w:r>
        <w:r>
          <w:t>)</w:t>
        </w:r>
      </w:ins>
      <w:ins w:id="52" w:author="Michał MS. Sokołowski" w:date="2010-09-23T13:10:00Z">
        <w:r>
          <w:t xml:space="preserve"> </w:t>
        </w:r>
      </w:ins>
      <w:ins w:id="53" w:author="Michał MS. Sokołowski" w:date="2010-09-23T13:06:00Z">
        <w:r>
          <w:t xml:space="preserve"> to nic nie obchodzi ?</w:t>
        </w:r>
      </w:ins>
    </w:p>
    <w:p w:rsidR="001116BC" w:rsidRDefault="001116BC" w:rsidP="001116BC">
      <w:pPr>
        <w:pStyle w:val="Akapitzlist"/>
        <w:numPr>
          <w:ilvl w:val="0"/>
          <w:numId w:val="40"/>
        </w:numPr>
        <w:rPr>
          <w:ins w:id="54" w:author="Michał MS. Sokołowski" w:date="2010-09-23T13:07:00Z"/>
        </w:rPr>
      </w:pPr>
      <w:ins w:id="55" w:author="Michał MS. Sokołowski" w:date="2010-09-23T13:06:00Z">
        <w:r>
          <w:t xml:space="preserve">Mapowanie </w:t>
        </w:r>
      </w:ins>
      <w:ins w:id="56" w:author="Michał MS. Sokołowski" w:date="2010-09-23T13:07:00Z">
        <w:r>
          <w:t>Klienta</w:t>
        </w:r>
        <w:r>
          <w:t xml:space="preserve"> z systemu lokalnego do </w:t>
        </w:r>
        <w:r>
          <w:t>zewnętrznej</w:t>
        </w:r>
        <w:r>
          <w:t xml:space="preserve"> DB:</w:t>
        </w:r>
      </w:ins>
    </w:p>
    <w:p w:rsidR="001116BC" w:rsidRDefault="001116BC" w:rsidP="001116BC">
      <w:pPr>
        <w:pStyle w:val="Akapitzlist"/>
        <w:numPr>
          <w:ilvl w:val="1"/>
          <w:numId w:val="40"/>
        </w:numPr>
        <w:pPrChange w:id="57" w:author="Michał MS. Sokołowski" w:date="2010-09-23T13:07:00Z">
          <w:pPr>
            <w:pStyle w:val="Akapitzlist"/>
            <w:numPr>
              <w:numId w:val="40"/>
            </w:numPr>
            <w:ind w:hanging="360"/>
          </w:pPr>
        </w:pPrChange>
      </w:pPr>
      <w:ins w:id="58" w:author="Michał MS. Sokołowski" w:date="2010-09-23T13:08:00Z">
        <w:r>
          <w:t>Potrzebny</w:t>
        </w:r>
      </w:ins>
      <w:ins w:id="59" w:author="Michał MS. Sokołowski" w:date="2010-09-23T13:07:00Z">
        <w:r>
          <w:t xml:space="preserve"> dostęp platformy </w:t>
        </w:r>
      </w:ins>
      <w:ins w:id="60" w:author="Michał MS. Sokołowski" w:date="2010-09-23T13:12:00Z">
        <w:r>
          <w:t>Sklepu</w:t>
        </w:r>
      </w:ins>
      <w:ins w:id="61" w:author="Michał MS. Sokołowski" w:date="2010-09-23T13:07:00Z">
        <w:r>
          <w:t xml:space="preserve"> do bazy danych</w:t>
        </w:r>
      </w:ins>
    </w:p>
    <w:p w:rsidR="00565390" w:rsidRDefault="00565390" w:rsidP="000A3D0D"/>
    <w:p w:rsidR="000518E9" w:rsidRDefault="00CE1D9D" w:rsidP="00CE1D9D">
      <w:pPr>
        <w:jc w:val="center"/>
        <w:rPr>
          <w:sz w:val="32"/>
          <w:szCs w:val="28"/>
        </w:rPr>
      </w:pPr>
      <w:r w:rsidRPr="00616DFE">
        <w:rPr>
          <w:sz w:val="32"/>
          <w:szCs w:val="28"/>
        </w:rPr>
        <w:t xml:space="preserve">Droga </w:t>
      </w:r>
      <w:r w:rsidR="00C52B03">
        <w:rPr>
          <w:sz w:val="32"/>
          <w:szCs w:val="28"/>
        </w:rPr>
        <w:t>Klienta</w:t>
      </w:r>
    </w:p>
    <w:p w:rsidR="00F2475A" w:rsidRDefault="00F2475A" w:rsidP="00C52B03">
      <w:pPr>
        <w:pStyle w:val="Akapitzlist"/>
        <w:numPr>
          <w:ilvl w:val="0"/>
          <w:numId w:val="42"/>
        </w:numPr>
      </w:pPr>
      <w:r>
        <w:t>Zakup</w:t>
      </w:r>
    </w:p>
    <w:p w:rsidR="00C52B03" w:rsidRDefault="00C52B03" w:rsidP="00F2475A">
      <w:pPr>
        <w:pStyle w:val="Akapitzlist"/>
        <w:numPr>
          <w:ilvl w:val="0"/>
          <w:numId w:val="44"/>
        </w:numPr>
      </w:pPr>
      <w:r>
        <w:t>Logowanie</w:t>
      </w:r>
    </w:p>
    <w:p w:rsidR="00C52B03" w:rsidRDefault="00C52B03" w:rsidP="00F2475A">
      <w:pPr>
        <w:pStyle w:val="Akapitzlist"/>
        <w:numPr>
          <w:ilvl w:val="0"/>
          <w:numId w:val="44"/>
        </w:numPr>
      </w:pPr>
      <w:r>
        <w:t>Zbieranie produktów do koszyka</w:t>
      </w:r>
    </w:p>
    <w:p w:rsidR="00C52B03" w:rsidRDefault="00C52B03" w:rsidP="00F2475A">
      <w:pPr>
        <w:pStyle w:val="Akapitzlist"/>
        <w:numPr>
          <w:ilvl w:val="0"/>
          <w:numId w:val="44"/>
        </w:numPr>
      </w:pPr>
      <w:r>
        <w:t>Podgląd koszyka</w:t>
      </w:r>
    </w:p>
    <w:p w:rsidR="00C52B03" w:rsidRDefault="00C52B03" w:rsidP="00F2475A">
      <w:pPr>
        <w:pStyle w:val="Akapitzlist"/>
        <w:numPr>
          <w:ilvl w:val="0"/>
          <w:numId w:val="44"/>
        </w:numPr>
      </w:pPr>
      <w:r>
        <w:t>Wykonanie zamówienia</w:t>
      </w:r>
    </w:p>
    <w:p w:rsidR="00F2475A" w:rsidRPr="00C52B03" w:rsidRDefault="00F2475A" w:rsidP="00F2475A">
      <w:pPr>
        <w:pStyle w:val="Akapitzlist"/>
        <w:numPr>
          <w:ilvl w:val="0"/>
          <w:numId w:val="42"/>
        </w:numPr>
      </w:pPr>
      <w:r>
        <w:t>Podgląd transakcji</w:t>
      </w:r>
    </w:p>
    <w:p w:rsidR="00C52B03" w:rsidRPr="00616DFE" w:rsidRDefault="00C52B03" w:rsidP="00CE1D9D">
      <w:pPr>
        <w:jc w:val="center"/>
        <w:rPr>
          <w:sz w:val="32"/>
          <w:szCs w:val="28"/>
        </w:rPr>
      </w:pPr>
    </w:p>
    <w:p w:rsidR="001601E5" w:rsidRDefault="00C52B03" w:rsidP="001601E5">
      <w:pPr>
        <w:jc w:val="center"/>
        <w:rPr>
          <w:sz w:val="32"/>
          <w:szCs w:val="32"/>
        </w:rPr>
      </w:pPr>
      <w:r>
        <w:rPr>
          <w:sz w:val="32"/>
          <w:szCs w:val="32"/>
        </w:rPr>
        <w:t>P</w:t>
      </w:r>
      <w:r w:rsidR="001601E5" w:rsidRPr="00C52B03">
        <w:rPr>
          <w:sz w:val="32"/>
          <w:szCs w:val="32"/>
        </w:rPr>
        <w:t>anel administracyjny</w:t>
      </w:r>
      <w:r>
        <w:rPr>
          <w:sz w:val="32"/>
          <w:szCs w:val="32"/>
        </w:rPr>
        <w:t xml:space="preserve"> sprzedawcy</w:t>
      </w:r>
      <w:r w:rsidR="00D255AC">
        <w:rPr>
          <w:sz w:val="32"/>
          <w:szCs w:val="32"/>
        </w:rPr>
        <w:t xml:space="preserve"> </w:t>
      </w:r>
    </w:p>
    <w:p w:rsidR="00D255AC" w:rsidRPr="00D255AC" w:rsidRDefault="00D255AC" w:rsidP="001601E5">
      <w:pPr>
        <w:jc w:val="center"/>
        <w:rPr>
          <w:sz w:val="24"/>
          <w:szCs w:val="24"/>
        </w:rPr>
      </w:pPr>
      <w:r>
        <w:rPr>
          <w:sz w:val="24"/>
          <w:szCs w:val="24"/>
        </w:rPr>
        <w:t>(Gdy realizowany przez sklep)</w:t>
      </w:r>
    </w:p>
    <w:p w:rsidR="00C52B03" w:rsidRDefault="00C52B03" w:rsidP="00C52B03"/>
    <w:p w:rsidR="00C52B03" w:rsidRDefault="00C52B03" w:rsidP="00C52B03">
      <w:pPr>
        <w:pStyle w:val="Akapitzlist"/>
        <w:numPr>
          <w:ilvl w:val="0"/>
          <w:numId w:val="43"/>
        </w:numPr>
      </w:pPr>
      <w:r>
        <w:t>Podgląd transakcji</w:t>
      </w:r>
    </w:p>
    <w:p w:rsidR="00C52B03" w:rsidRDefault="00C52B03" w:rsidP="00C52B03">
      <w:pPr>
        <w:pStyle w:val="Akapitzlist"/>
        <w:numPr>
          <w:ilvl w:val="0"/>
          <w:numId w:val="43"/>
        </w:numPr>
      </w:pPr>
      <w:r>
        <w:t>Podgląd klientów</w:t>
      </w:r>
    </w:p>
    <w:p w:rsidR="00E92DFE" w:rsidRDefault="00C52B03" w:rsidP="00E92DFE">
      <w:pPr>
        <w:pStyle w:val="Akapitzlist"/>
        <w:numPr>
          <w:ilvl w:val="0"/>
          <w:numId w:val="43"/>
        </w:numPr>
        <w:rPr>
          <w:ins w:id="62" w:author="Michał MS. Sokołowski" w:date="2010-09-23T13:08:00Z"/>
        </w:rPr>
      </w:pPr>
      <w:r>
        <w:t>Synchronizacja oferty (patrz pytanie)</w:t>
      </w:r>
      <w:bookmarkStart w:id="63" w:name="_GoBack"/>
      <w:bookmarkEnd w:id="63"/>
    </w:p>
    <w:p w:rsidR="001116BC" w:rsidRDefault="001116BC" w:rsidP="00E92DFE">
      <w:pPr>
        <w:pStyle w:val="Akapitzlist"/>
        <w:numPr>
          <w:ilvl w:val="0"/>
          <w:numId w:val="43"/>
        </w:numPr>
        <w:rPr>
          <w:ins w:id="64" w:author="Michał MS. Sokołowski" w:date="2010-09-23T12:49:00Z"/>
        </w:rPr>
      </w:pPr>
      <w:ins w:id="65" w:author="Michał MS. Sokołowski" w:date="2010-09-23T13:08:00Z">
        <w:r>
          <w:t>Dodawanie/edycja klientów i użytkowników</w:t>
        </w:r>
      </w:ins>
      <w:ins w:id="66" w:author="Michał MS. Sokołowski" w:date="2010-09-23T13:12:00Z">
        <w:r>
          <w:t xml:space="preserve"> do klientów w</w:t>
        </w:r>
      </w:ins>
      <w:ins w:id="67" w:author="Michał MS. Sokołowski" w:date="2010-09-23T13:08:00Z">
        <w:r>
          <w:t xml:space="preserve"> </w:t>
        </w:r>
      </w:ins>
      <w:ins w:id="68" w:author="Michał MS. Sokołowski" w:date="2010-09-23T13:12:00Z">
        <w:r>
          <w:t>Sklepie</w:t>
        </w:r>
      </w:ins>
    </w:p>
    <w:p w:rsidR="00E92DFE" w:rsidRDefault="00E92DFE" w:rsidP="00E92DFE">
      <w:pPr>
        <w:ind w:left="360"/>
        <w:rPr>
          <w:ins w:id="69" w:author="Michał MS. Sokołowski" w:date="2010-09-23T12:49:00Z"/>
        </w:rPr>
      </w:pPr>
    </w:p>
    <w:p w:rsidR="00E92DFE" w:rsidRDefault="00E92DFE" w:rsidP="00E92DFE">
      <w:pPr>
        <w:ind w:left="360"/>
        <w:rPr>
          <w:ins w:id="70" w:author="Michał MS. Sokołowski" w:date="2010-09-23T12:52:00Z"/>
        </w:rPr>
      </w:pPr>
      <w:ins w:id="71" w:author="Michał MS. Sokołowski" w:date="2010-09-23T12:49:00Z">
        <w:r>
          <w:t>Dalszy rozwój platformy B2B</w:t>
        </w:r>
      </w:ins>
    </w:p>
    <w:p w:rsidR="00E92DFE" w:rsidRDefault="00E92DFE" w:rsidP="00E92DFE">
      <w:pPr>
        <w:pStyle w:val="Akapitzlist"/>
        <w:numPr>
          <w:ilvl w:val="0"/>
          <w:numId w:val="46"/>
        </w:numPr>
        <w:rPr>
          <w:ins w:id="72" w:author="Michał MS. Sokołowski" w:date="2010-09-23T12:52:00Z"/>
        </w:rPr>
        <w:pPrChange w:id="73" w:author="Michał MS. Sokołowski" w:date="2010-09-23T12:49:00Z">
          <w:pPr>
            <w:ind w:left="360"/>
          </w:pPr>
        </w:pPrChange>
      </w:pPr>
      <w:ins w:id="74" w:author="Michał MS. Sokołowski" w:date="2010-09-23T12:51:00Z">
        <w:r>
          <w:t>Sklep detaliczny</w:t>
        </w:r>
      </w:ins>
    </w:p>
    <w:p w:rsidR="00E92DFE" w:rsidRDefault="00E92DFE" w:rsidP="00E92DFE">
      <w:pPr>
        <w:pStyle w:val="Akapitzlist"/>
        <w:numPr>
          <w:ilvl w:val="1"/>
          <w:numId w:val="46"/>
        </w:numPr>
        <w:rPr>
          <w:ins w:id="75" w:author="Michał MS. Sokołowski" w:date="2010-09-23T12:49:00Z"/>
        </w:rPr>
        <w:pPrChange w:id="76" w:author="Michał MS. Sokołowski" w:date="2010-09-23T12:52:00Z">
          <w:pPr>
            <w:ind w:left="360"/>
          </w:pPr>
        </w:pPrChange>
      </w:pPr>
      <w:ins w:id="77" w:author="Michał MS. Sokołowski" w:date="2010-09-23T12:52:00Z">
        <w:r>
          <w:t xml:space="preserve">Możliwość zakładania konta przez użytkowników </w:t>
        </w:r>
        <w:r>
          <w:t>„</w:t>
        </w:r>
        <w:r>
          <w:t>z ulicy</w:t>
        </w:r>
        <w:r>
          <w:t>”</w:t>
        </w:r>
      </w:ins>
    </w:p>
    <w:p w:rsidR="00E92DFE" w:rsidRDefault="00E92DFE" w:rsidP="00E92DFE">
      <w:pPr>
        <w:ind w:left="360"/>
        <w:rPr>
          <w:ins w:id="78" w:author="Michał MS. Sokołowski" w:date="2010-09-23T12:49:00Z"/>
        </w:rPr>
      </w:pPr>
    </w:p>
    <w:p w:rsidR="00E92DFE" w:rsidRPr="00C52B03" w:rsidRDefault="00E92DFE" w:rsidP="00E92DFE">
      <w:pPr>
        <w:ind w:left="360"/>
      </w:pPr>
    </w:p>
    <w:sectPr w:rsidR="00E92DFE" w:rsidRPr="00C52B03" w:rsidSect="002967F4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C16D2" w:rsidRDefault="001C16D2" w:rsidP="003C2BD6">
      <w:pPr>
        <w:spacing w:after="0" w:line="240" w:lineRule="auto"/>
      </w:pPr>
      <w:r>
        <w:separator/>
      </w:r>
    </w:p>
  </w:endnote>
  <w:endnote w:type="continuationSeparator" w:id="0">
    <w:p w:rsidR="001C16D2" w:rsidRDefault="001C16D2" w:rsidP="003C2B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EE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EE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EE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C16D2" w:rsidRDefault="001C16D2" w:rsidP="003C2BD6">
      <w:pPr>
        <w:spacing w:after="0" w:line="240" w:lineRule="auto"/>
      </w:pPr>
      <w:r>
        <w:separator/>
      </w:r>
    </w:p>
  </w:footnote>
  <w:footnote w:type="continuationSeparator" w:id="0">
    <w:p w:rsidR="001C16D2" w:rsidRDefault="001C16D2" w:rsidP="003C2B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FE203D"/>
    <w:multiLevelType w:val="hybridMultilevel"/>
    <w:tmpl w:val="0056465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901F7D"/>
    <w:multiLevelType w:val="hybridMultilevel"/>
    <w:tmpl w:val="D73A645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5E37CF4"/>
    <w:multiLevelType w:val="hybridMultilevel"/>
    <w:tmpl w:val="C3E81F6E"/>
    <w:lvl w:ilvl="0" w:tplc="1A1E411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2F5702"/>
    <w:multiLevelType w:val="hybridMultilevel"/>
    <w:tmpl w:val="23524D92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A727246"/>
    <w:multiLevelType w:val="hybridMultilevel"/>
    <w:tmpl w:val="6FB2607C"/>
    <w:lvl w:ilvl="0" w:tplc="0415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50019">
      <w:start w:val="1"/>
      <w:numFmt w:val="lowerLetter"/>
      <w:lvlText w:val="%2."/>
      <w:lvlJc w:val="left"/>
      <w:pPr>
        <w:ind w:left="1788" w:hanging="360"/>
      </w:pPr>
    </w:lvl>
    <w:lvl w:ilvl="2" w:tplc="0415001B" w:tentative="1">
      <w:start w:val="1"/>
      <w:numFmt w:val="lowerRoman"/>
      <w:lvlText w:val="%3."/>
      <w:lvlJc w:val="right"/>
      <w:pPr>
        <w:ind w:left="2508" w:hanging="180"/>
      </w:pPr>
    </w:lvl>
    <w:lvl w:ilvl="3" w:tplc="0415000F" w:tentative="1">
      <w:start w:val="1"/>
      <w:numFmt w:val="decimal"/>
      <w:lvlText w:val="%4."/>
      <w:lvlJc w:val="left"/>
      <w:pPr>
        <w:ind w:left="3228" w:hanging="360"/>
      </w:pPr>
    </w:lvl>
    <w:lvl w:ilvl="4" w:tplc="04150019" w:tentative="1">
      <w:start w:val="1"/>
      <w:numFmt w:val="lowerLetter"/>
      <w:lvlText w:val="%5."/>
      <w:lvlJc w:val="left"/>
      <w:pPr>
        <w:ind w:left="3948" w:hanging="360"/>
      </w:pPr>
    </w:lvl>
    <w:lvl w:ilvl="5" w:tplc="0415001B" w:tentative="1">
      <w:start w:val="1"/>
      <w:numFmt w:val="lowerRoman"/>
      <w:lvlText w:val="%6."/>
      <w:lvlJc w:val="right"/>
      <w:pPr>
        <w:ind w:left="4668" w:hanging="180"/>
      </w:pPr>
    </w:lvl>
    <w:lvl w:ilvl="6" w:tplc="0415000F" w:tentative="1">
      <w:start w:val="1"/>
      <w:numFmt w:val="decimal"/>
      <w:lvlText w:val="%7."/>
      <w:lvlJc w:val="left"/>
      <w:pPr>
        <w:ind w:left="5388" w:hanging="360"/>
      </w:pPr>
    </w:lvl>
    <w:lvl w:ilvl="7" w:tplc="04150019" w:tentative="1">
      <w:start w:val="1"/>
      <w:numFmt w:val="lowerLetter"/>
      <w:lvlText w:val="%8."/>
      <w:lvlJc w:val="left"/>
      <w:pPr>
        <w:ind w:left="6108" w:hanging="360"/>
      </w:pPr>
    </w:lvl>
    <w:lvl w:ilvl="8" w:tplc="041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>
    <w:nsid w:val="0E8B0B78"/>
    <w:multiLevelType w:val="hybridMultilevel"/>
    <w:tmpl w:val="3B269BB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F16798E"/>
    <w:multiLevelType w:val="hybridMultilevel"/>
    <w:tmpl w:val="0568C8AE"/>
    <w:lvl w:ilvl="0" w:tplc="B14E8E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20922A2"/>
    <w:multiLevelType w:val="hybridMultilevel"/>
    <w:tmpl w:val="91980E7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52021F6"/>
    <w:multiLevelType w:val="hybridMultilevel"/>
    <w:tmpl w:val="49B04B7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ADE6D69"/>
    <w:multiLevelType w:val="hybridMultilevel"/>
    <w:tmpl w:val="4B648DD0"/>
    <w:lvl w:ilvl="0" w:tplc="1A1E411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7064865"/>
    <w:multiLevelType w:val="hybridMultilevel"/>
    <w:tmpl w:val="E158960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A397BAA"/>
    <w:multiLevelType w:val="hybridMultilevel"/>
    <w:tmpl w:val="175ECA4E"/>
    <w:lvl w:ilvl="0" w:tplc="1A1E411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DFE1AF9"/>
    <w:multiLevelType w:val="hybridMultilevel"/>
    <w:tmpl w:val="E29E55CE"/>
    <w:lvl w:ilvl="0" w:tplc="1A1E411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FE35B2C"/>
    <w:multiLevelType w:val="hybridMultilevel"/>
    <w:tmpl w:val="06D0DD54"/>
    <w:lvl w:ilvl="0" w:tplc="1A1E411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02F31EA"/>
    <w:multiLevelType w:val="hybridMultilevel"/>
    <w:tmpl w:val="23E46F30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1F8379B"/>
    <w:multiLevelType w:val="hybridMultilevel"/>
    <w:tmpl w:val="D6BA2846"/>
    <w:lvl w:ilvl="0" w:tplc="B14E8E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4891714"/>
    <w:multiLevelType w:val="hybridMultilevel"/>
    <w:tmpl w:val="12E436DA"/>
    <w:lvl w:ilvl="0" w:tplc="958A39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50E25C1"/>
    <w:multiLevelType w:val="hybridMultilevel"/>
    <w:tmpl w:val="44C6F40A"/>
    <w:lvl w:ilvl="0" w:tplc="1A1E411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63A157C"/>
    <w:multiLevelType w:val="hybridMultilevel"/>
    <w:tmpl w:val="E64202D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7335F44"/>
    <w:multiLevelType w:val="hybridMultilevel"/>
    <w:tmpl w:val="D73A645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A187566"/>
    <w:multiLevelType w:val="hybridMultilevel"/>
    <w:tmpl w:val="12E436DA"/>
    <w:lvl w:ilvl="0" w:tplc="958A39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B1E3E4D"/>
    <w:multiLevelType w:val="hybridMultilevel"/>
    <w:tmpl w:val="C4B6F1C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0000FB1"/>
    <w:multiLevelType w:val="hybridMultilevel"/>
    <w:tmpl w:val="4494328E"/>
    <w:lvl w:ilvl="0" w:tplc="1A1E411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00825D6"/>
    <w:multiLevelType w:val="hybridMultilevel"/>
    <w:tmpl w:val="9852FC58"/>
    <w:lvl w:ilvl="0" w:tplc="B14E8E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3112B58"/>
    <w:multiLevelType w:val="hybridMultilevel"/>
    <w:tmpl w:val="1D362134"/>
    <w:lvl w:ilvl="0" w:tplc="1A1E411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5120C5B"/>
    <w:multiLevelType w:val="hybridMultilevel"/>
    <w:tmpl w:val="6BDC57D2"/>
    <w:lvl w:ilvl="0" w:tplc="1A1E411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8C73D91"/>
    <w:multiLevelType w:val="hybridMultilevel"/>
    <w:tmpl w:val="2F982FDC"/>
    <w:lvl w:ilvl="0" w:tplc="1A1E411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9602F0F"/>
    <w:multiLevelType w:val="hybridMultilevel"/>
    <w:tmpl w:val="D4B22A1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DE2150D"/>
    <w:multiLevelType w:val="hybridMultilevel"/>
    <w:tmpl w:val="7526925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F4838D9"/>
    <w:multiLevelType w:val="hybridMultilevel"/>
    <w:tmpl w:val="428441A8"/>
    <w:lvl w:ilvl="0" w:tplc="1A1E411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4FBF0F5C"/>
    <w:multiLevelType w:val="hybridMultilevel"/>
    <w:tmpl w:val="E158960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01B5427"/>
    <w:multiLevelType w:val="hybridMultilevel"/>
    <w:tmpl w:val="226A957E"/>
    <w:lvl w:ilvl="0" w:tplc="1A1E411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5166B59"/>
    <w:multiLevelType w:val="hybridMultilevel"/>
    <w:tmpl w:val="23082A8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58092413"/>
    <w:multiLevelType w:val="hybridMultilevel"/>
    <w:tmpl w:val="7190FE88"/>
    <w:lvl w:ilvl="0" w:tplc="1A1E411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5C6C6B76"/>
    <w:multiLevelType w:val="hybridMultilevel"/>
    <w:tmpl w:val="58A2C54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5D915382"/>
    <w:multiLevelType w:val="hybridMultilevel"/>
    <w:tmpl w:val="B35C44C2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5E5B0CDE"/>
    <w:multiLevelType w:val="hybridMultilevel"/>
    <w:tmpl w:val="C59A19D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>
    <w:nsid w:val="5FFA4533"/>
    <w:multiLevelType w:val="hybridMultilevel"/>
    <w:tmpl w:val="EBE8D94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2EC3FCC"/>
    <w:multiLevelType w:val="hybridMultilevel"/>
    <w:tmpl w:val="8EB8AF5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39C1550"/>
    <w:multiLevelType w:val="hybridMultilevel"/>
    <w:tmpl w:val="8DE63758"/>
    <w:lvl w:ilvl="0" w:tplc="1A1E411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6E544AAD"/>
    <w:multiLevelType w:val="hybridMultilevel"/>
    <w:tmpl w:val="194A9FA8"/>
    <w:lvl w:ilvl="0" w:tplc="B14E8E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22F395C"/>
    <w:multiLevelType w:val="hybridMultilevel"/>
    <w:tmpl w:val="A0CE8DF6"/>
    <w:lvl w:ilvl="0" w:tplc="1A1E411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>
    <w:nsid w:val="75D83684"/>
    <w:multiLevelType w:val="hybridMultilevel"/>
    <w:tmpl w:val="12E436DA"/>
    <w:lvl w:ilvl="0" w:tplc="958A39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A7066E3"/>
    <w:multiLevelType w:val="hybridMultilevel"/>
    <w:tmpl w:val="BC325CA6"/>
    <w:lvl w:ilvl="0" w:tplc="B14E8E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7EF72258"/>
    <w:multiLevelType w:val="hybridMultilevel"/>
    <w:tmpl w:val="FDB6E6F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7F780480"/>
    <w:multiLevelType w:val="hybridMultilevel"/>
    <w:tmpl w:val="8A149C9C"/>
    <w:lvl w:ilvl="0" w:tplc="B14E8E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38"/>
  </w:num>
  <w:num w:numId="3">
    <w:abstractNumId w:val="18"/>
  </w:num>
  <w:num w:numId="4">
    <w:abstractNumId w:val="32"/>
  </w:num>
  <w:num w:numId="5">
    <w:abstractNumId w:val="27"/>
  </w:num>
  <w:num w:numId="6">
    <w:abstractNumId w:val="1"/>
  </w:num>
  <w:num w:numId="7">
    <w:abstractNumId w:val="19"/>
  </w:num>
  <w:num w:numId="8">
    <w:abstractNumId w:val="39"/>
  </w:num>
  <w:num w:numId="9">
    <w:abstractNumId w:val="34"/>
  </w:num>
  <w:num w:numId="10">
    <w:abstractNumId w:val="21"/>
  </w:num>
  <w:num w:numId="11">
    <w:abstractNumId w:val="3"/>
  </w:num>
  <w:num w:numId="12">
    <w:abstractNumId w:val="7"/>
  </w:num>
  <w:num w:numId="13">
    <w:abstractNumId w:val="41"/>
  </w:num>
  <w:num w:numId="14">
    <w:abstractNumId w:val="0"/>
  </w:num>
  <w:num w:numId="15">
    <w:abstractNumId w:val="16"/>
  </w:num>
  <w:num w:numId="16">
    <w:abstractNumId w:val="42"/>
  </w:num>
  <w:num w:numId="17">
    <w:abstractNumId w:val="20"/>
  </w:num>
  <w:num w:numId="18">
    <w:abstractNumId w:val="33"/>
  </w:num>
  <w:num w:numId="19">
    <w:abstractNumId w:val="35"/>
  </w:num>
  <w:num w:numId="20">
    <w:abstractNumId w:val="22"/>
  </w:num>
  <w:num w:numId="21">
    <w:abstractNumId w:val="9"/>
  </w:num>
  <w:num w:numId="22">
    <w:abstractNumId w:val="26"/>
  </w:num>
  <w:num w:numId="23">
    <w:abstractNumId w:val="11"/>
  </w:num>
  <w:num w:numId="24">
    <w:abstractNumId w:val="24"/>
  </w:num>
  <w:num w:numId="25">
    <w:abstractNumId w:val="12"/>
  </w:num>
  <w:num w:numId="26">
    <w:abstractNumId w:val="30"/>
  </w:num>
  <w:num w:numId="27">
    <w:abstractNumId w:val="17"/>
  </w:num>
  <w:num w:numId="28">
    <w:abstractNumId w:val="13"/>
  </w:num>
  <w:num w:numId="29">
    <w:abstractNumId w:val="31"/>
  </w:num>
  <w:num w:numId="30">
    <w:abstractNumId w:val="29"/>
  </w:num>
  <w:num w:numId="31">
    <w:abstractNumId w:val="25"/>
  </w:num>
  <w:num w:numId="32">
    <w:abstractNumId w:val="10"/>
  </w:num>
  <w:num w:numId="33">
    <w:abstractNumId w:val="43"/>
  </w:num>
  <w:num w:numId="34">
    <w:abstractNumId w:val="45"/>
  </w:num>
  <w:num w:numId="35">
    <w:abstractNumId w:val="40"/>
  </w:num>
  <w:num w:numId="36">
    <w:abstractNumId w:val="15"/>
  </w:num>
  <w:num w:numId="37">
    <w:abstractNumId w:val="6"/>
  </w:num>
  <w:num w:numId="38">
    <w:abstractNumId w:val="23"/>
  </w:num>
  <w:num w:numId="39">
    <w:abstractNumId w:val="2"/>
  </w:num>
  <w:num w:numId="40">
    <w:abstractNumId w:val="5"/>
  </w:num>
  <w:num w:numId="41">
    <w:abstractNumId w:val="28"/>
  </w:num>
  <w:num w:numId="42">
    <w:abstractNumId w:val="37"/>
  </w:num>
  <w:num w:numId="43">
    <w:abstractNumId w:val="14"/>
  </w:num>
  <w:num w:numId="44">
    <w:abstractNumId w:val="4"/>
  </w:num>
  <w:num w:numId="45">
    <w:abstractNumId w:val="44"/>
  </w:num>
  <w:num w:numId="46">
    <w:abstractNumId w:val="36"/>
  </w:num>
  <w:numIdMacAtCleanup w:val="39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4"/>
  <w:trackRevisions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377ACC"/>
    <w:rsid w:val="000004E4"/>
    <w:rsid w:val="00002F7B"/>
    <w:rsid w:val="00004E87"/>
    <w:rsid w:val="00022BCC"/>
    <w:rsid w:val="000247F7"/>
    <w:rsid w:val="00026C3D"/>
    <w:rsid w:val="00032107"/>
    <w:rsid w:val="00046500"/>
    <w:rsid w:val="00046B57"/>
    <w:rsid w:val="000501CC"/>
    <w:rsid w:val="000518E9"/>
    <w:rsid w:val="00054C55"/>
    <w:rsid w:val="00062D74"/>
    <w:rsid w:val="00071F53"/>
    <w:rsid w:val="00074A7C"/>
    <w:rsid w:val="00077B76"/>
    <w:rsid w:val="000867D1"/>
    <w:rsid w:val="00092EAF"/>
    <w:rsid w:val="000A3D0D"/>
    <w:rsid w:val="000A685A"/>
    <w:rsid w:val="000B0259"/>
    <w:rsid w:val="000C0534"/>
    <w:rsid w:val="000D2B00"/>
    <w:rsid w:val="000D735F"/>
    <w:rsid w:val="000D7767"/>
    <w:rsid w:val="001116BC"/>
    <w:rsid w:val="00113D92"/>
    <w:rsid w:val="001204D0"/>
    <w:rsid w:val="00121A1C"/>
    <w:rsid w:val="00133B59"/>
    <w:rsid w:val="00142E59"/>
    <w:rsid w:val="0014320A"/>
    <w:rsid w:val="0014567F"/>
    <w:rsid w:val="001515D2"/>
    <w:rsid w:val="001601E5"/>
    <w:rsid w:val="001619EF"/>
    <w:rsid w:val="00162F9F"/>
    <w:rsid w:val="00164F7C"/>
    <w:rsid w:val="001711A7"/>
    <w:rsid w:val="00174D43"/>
    <w:rsid w:val="001904BF"/>
    <w:rsid w:val="001911CA"/>
    <w:rsid w:val="00194D0F"/>
    <w:rsid w:val="001B1F65"/>
    <w:rsid w:val="001B22E0"/>
    <w:rsid w:val="001B678D"/>
    <w:rsid w:val="001B7CD1"/>
    <w:rsid w:val="001C16D2"/>
    <w:rsid w:val="001C7814"/>
    <w:rsid w:val="001D10D1"/>
    <w:rsid w:val="001D4DA2"/>
    <w:rsid w:val="002121AB"/>
    <w:rsid w:val="002175C1"/>
    <w:rsid w:val="002311AD"/>
    <w:rsid w:val="002419F8"/>
    <w:rsid w:val="00253455"/>
    <w:rsid w:val="002652A5"/>
    <w:rsid w:val="00271A97"/>
    <w:rsid w:val="0029158D"/>
    <w:rsid w:val="002929E3"/>
    <w:rsid w:val="00294815"/>
    <w:rsid w:val="002967F4"/>
    <w:rsid w:val="002967FF"/>
    <w:rsid w:val="002A4BD3"/>
    <w:rsid w:val="002E50A5"/>
    <w:rsid w:val="002F155D"/>
    <w:rsid w:val="002F48CA"/>
    <w:rsid w:val="0031427B"/>
    <w:rsid w:val="00316715"/>
    <w:rsid w:val="0033080A"/>
    <w:rsid w:val="00331CCD"/>
    <w:rsid w:val="00353981"/>
    <w:rsid w:val="00357FF8"/>
    <w:rsid w:val="00360FB4"/>
    <w:rsid w:val="00365572"/>
    <w:rsid w:val="0036625F"/>
    <w:rsid w:val="003679A6"/>
    <w:rsid w:val="00377ACC"/>
    <w:rsid w:val="0038380B"/>
    <w:rsid w:val="00385CD7"/>
    <w:rsid w:val="003964F7"/>
    <w:rsid w:val="003B49D6"/>
    <w:rsid w:val="003C2BD6"/>
    <w:rsid w:val="003C7253"/>
    <w:rsid w:val="003D29A8"/>
    <w:rsid w:val="003E0362"/>
    <w:rsid w:val="003E7097"/>
    <w:rsid w:val="003F48E5"/>
    <w:rsid w:val="0040042F"/>
    <w:rsid w:val="0040055D"/>
    <w:rsid w:val="004045A8"/>
    <w:rsid w:val="00411E83"/>
    <w:rsid w:val="00414F7A"/>
    <w:rsid w:val="00422597"/>
    <w:rsid w:val="004321F8"/>
    <w:rsid w:val="00433DAF"/>
    <w:rsid w:val="00435609"/>
    <w:rsid w:val="0043689D"/>
    <w:rsid w:val="00437B4E"/>
    <w:rsid w:val="00442185"/>
    <w:rsid w:val="00445038"/>
    <w:rsid w:val="004541E5"/>
    <w:rsid w:val="00460105"/>
    <w:rsid w:val="00470E5A"/>
    <w:rsid w:val="004768B8"/>
    <w:rsid w:val="00484118"/>
    <w:rsid w:val="004841DD"/>
    <w:rsid w:val="00493A9F"/>
    <w:rsid w:val="004A17F9"/>
    <w:rsid w:val="004B0918"/>
    <w:rsid w:val="004B389F"/>
    <w:rsid w:val="004B4E58"/>
    <w:rsid w:val="004C68A7"/>
    <w:rsid w:val="004D0A22"/>
    <w:rsid w:val="004E3911"/>
    <w:rsid w:val="004E5DB7"/>
    <w:rsid w:val="004F24AB"/>
    <w:rsid w:val="004F3505"/>
    <w:rsid w:val="00501228"/>
    <w:rsid w:val="00504936"/>
    <w:rsid w:val="005054C7"/>
    <w:rsid w:val="00507119"/>
    <w:rsid w:val="0052453C"/>
    <w:rsid w:val="005247E9"/>
    <w:rsid w:val="00524DEE"/>
    <w:rsid w:val="00530D28"/>
    <w:rsid w:val="0053214A"/>
    <w:rsid w:val="00540DDC"/>
    <w:rsid w:val="00543FBA"/>
    <w:rsid w:val="00545D07"/>
    <w:rsid w:val="00546458"/>
    <w:rsid w:val="005464F4"/>
    <w:rsid w:val="00565390"/>
    <w:rsid w:val="00567920"/>
    <w:rsid w:val="00573179"/>
    <w:rsid w:val="00573D3C"/>
    <w:rsid w:val="00586082"/>
    <w:rsid w:val="0059491C"/>
    <w:rsid w:val="0059685D"/>
    <w:rsid w:val="005E1DEB"/>
    <w:rsid w:val="005E408A"/>
    <w:rsid w:val="005F0149"/>
    <w:rsid w:val="005F23D0"/>
    <w:rsid w:val="005F6281"/>
    <w:rsid w:val="00607006"/>
    <w:rsid w:val="00607FDF"/>
    <w:rsid w:val="00612055"/>
    <w:rsid w:val="00614822"/>
    <w:rsid w:val="00616DFE"/>
    <w:rsid w:val="00617164"/>
    <w:rsid w:val="00621786"/>
    <w:rsid w:val="00624DDB"/>
    <w:rsid w:val="0062679B"/>
    <w:rsid w:val="00641D95"/>
    <w:rsid w:val="0064309C"/>
    <w:rsid w:val="006650CE"/>
    <w:rsid w:val="00665C1E"/>
    <w:rsid w:val="0066778A"/>
    <w:rsid w:val="006760B7"/>
    <w:rsid w:val="006A001E"/>
    <w:rsid w:val="006A1E8D"/>
    <w:rsid w:val="006A315D"/>
    <w:rsid w:val="006B15E2"/>
    <w:rsid w:val="006B1921"/>
    <w:rsid w:val="006B1C32"/>
    <w:rsid w:val="006B28B3"/>
    <w:rsid w:val="006D0E21"/>
    <w:rsid w:val="006D67A3"/>
    <w:rsid w:val="006E3C25"/>
    <w:rsid w:val="006F4F66"/>
    <w:rsid w:val="006F502F"/>
    <w:rsid w:val="006F7EB3"/>
    <w:rsid w:val="00701DC7"/>
    <w:rsid w:val="00702302"/>
    <w:rsid w:val="00703288"/>
    <w:rsid w:val="00704F18"/>
    <w:rsid w:val="00707078"/>
    <w:rsid w:val="00715810"/>
    <w:rsid w:val="00735AA9"/>
    <w:rsid w:val="00737ABC"/>
    <w:rsid w:val="00751176"/>
    <w:rsid w:val="007614C7"/>
    <w:rsid w:val="00784FF5"/>
    <w:rsid w:val="00786AAD"/>
    <w:rsid w:val="007905D7"/>
    <w:rsid w:val="0079687B"/>
    <w:rsid w:val="007A154A"/>
    <w:rsid w:val="007A177B"/>
    <w:rsid w:val="007A714A"/>
    <w:rsid w:val="007B2EB9"/>
    <w:rsid w:val="007B4F64"/>
    <w:rsid w:val="007C23E5"/>
    <w:rsid w:val="007C5009"/>
    <w:rsid w:val="007C7A8F"/>
    <w:rsid w:val="007D6CDB"/>
    <w:rsid w:val="007D7693"/>
    <w:rsid w:val="007D7B2D"/>
    <w:rsid w:val="007D7E7F"/>
    <w:rsid w:val="007D7EE4"/>
    <w:rsid w:val="007E1B96"/>
    <w:rsid w:val="007E21F8"/>
    <w:rsid w:val="007E3C2D"/>
    <w:rsid w:val="007E7958"/>
    <w:rsid w:val="00800900"/>
    <w:rsid w:val="00805C83"/>
    <w:rsid w:val="0081000E"/>
    <w:rsid w:val="00817C27"/>
    <w:rsid w:val="00824451"/>
    <w:rsid w:val="0082789A"/>
    <w:rsid w:val="008467EC"/>
    <w:rsid w:val="00861D05"/>
    <w:rsid w:val="008658FC"/>
    <w:rsid w:val="0086615A"/>
    <w:rsid w:val="0086618E"/>
    <w:rsid w:val="00870247"/>
    <w:rsid w:val="00880C2F"/>
    <w:rsid w:val="008A2CFE"/>
    <w:rsid w:val="008A535F"/>
    <w:rsid w:val="008A652D"/>
    <w:rsid w:val="008B716D"/>
    <w:rsid w:val="008C709D"/>
    <w:rsid w:val="008D3B1B"/>
    <w:rsid w:val="008D4597"/>
    <w:rsid w:val="00904FC3"/>
    <w:rsid w:val="00913A62"/>
    <w:rsid w:val="00914563"/>
    <w:rsid w:val="009239BE"/>
    <w:rsid w:val="009279D8"/>
    <w:rsid w:val="00933543"/>
    <w:rsid w:val="00934FE1"/>
    <w:rsid w:val="0094445F"/>
    <w:rsid w:val="00962026"/>
    <w:rsid w:val="00971424"/>
    <w:rsid w:val="00972D03"/>
    <w:rsid w:val="00985A63"/>
    <w:rsid w:val="009875F1"/>
    <w:rsid w:val="0099059E"/>
    <w:rsid w:val="00996A1F"/>
    <w:rsid w:val="009A02AF"/>
    <w:rsid w:val="009A34F3"/>
    <w:rsid w:val="009A4368"/>
    <w:rsid w:val="009A558E"/>
    <w:rsid w:val="009A766F"/>
    <w:rsid w:val="009B0230"/>
    <w:rsid w:val="009B1E97"/>
    <w:rsid w:val="009C5268"/>
    <w:rsid w:val="009D0179"/>
    <w:rsid w:val="009E1CA1"/>
    <w:rsid w:val="00A05014"/>
    <w:rsid w:val="00A05DB2"/>
    <w:rsid w:val="00A10844"/>
    <w:rsid w:val="00A21C90"/>
    <w:rsid w:val="00A23D05"/>
    <w:rsid w:val="00A45FBE"/>
    <w:rsid w:val="00A5234F"/>
    <w:rsid w:val="00A53E44"/>
    <w:rsid w:val="00A57A86"/>
    <w:rsid w:val="00A609B5"/>
    <w:rsid w:val="00A66A30"/>
    <w:rsid w:val="00A80811"/>
    <w:rsid w:val="00A93F5B"/>
    <w:rsid w:val="00A95D45"/>
    <w:rsid w:val="00A962E5"/>
    <w:rsid w:val="00AA408B"/>
    <w:rsid w:val="00AA72AB"/>
    <w:rsid w:val="00AA73F1"/>
    <w:rsid w:val="00AB02F4"/>
    <w:rsid w:val="00AB2D79"/>
    <w:rsid w:val="00AB41C3"/>
    <w:rsid w:val="00AB7CD6"/>
    <w:rsid w:val="00AC4FED"/>
    <w:rsid w:val="00AD17DA"/>
    <w:rsid w:val="00AD45CD"/>
    <w:rsid w:val="00AD49AD"/>
    <w:rsid w:val="00AD6E83"/>
    <w:rsid w:val="00AD74DD"/>
    <w:rsid w:val="00AF7DDA"/>
    <w:rsid w:val="00B16256"/>
    <w:rsid w:val="00B16329"/>
    <w:rsid w:val="00B23CE0"/>
    <w:rsid w:val="00B51A93"/>
    <w:rsid w:val="00B6031D"/>
    <w:rsid w:val="00B605F7"/>
    <w:rsid w:val="00B6390B"/>
    <w:rsid w:val="00B63CDC"/>
    <w:rsid w:val="00B82360"/>
    <w:rsid w:val="00BA1F30"/>
    <w:rsid w:val="00BB238B"/>
    <w:rsid w:val="00BB2AE5"/>
    <w:rsid w:val="00BC41D5"/>
    <w:rsid w:val="00BC7140"/>
    <w:rsid w:val="00BD197D"/>
    <w:rsid w:val="00BD54B4"/>
    <w:rsid w:val="00BE1D03"/>
    <w:rsid w:val="00BE366D"/>
    <w:rsid w:val="00BE3B54"/>
    <w:rsid w:val="00BE59EE"/>
    <w:rsid w:val="00BE67E9"/>
    <w:rsid w:val="00C063AF"/>
    <w:rsid w:val="00C12DEA"/>
    <w:rsid w:val="00C21138"/>
    <w:rsid w:val="00C3566C"/>
    <w:rsid w:val="00C46DC9"/>
    <w:rsid w:val="00C52B03"/>
    <w:rsid w:val="00C84E18"/>
    <w:rsid w:val="00C960BA"/>
    <w:rsid w:val="00C978A2"/>
    <w:rsid w:val="00CA1479"/>
    <w:rsid w:val="00CB2D1E"/>
    <w:rsid w:val="00CD3D30"/>
    <w:rsid w:val="00CD51E8"/>
    <w:rsid w:val="00CD64AE"/>
    <w:rsid w:val="00CE1D9D"/>
    <w:rsid w:val="00CE4112"/>
    <w:rsid w:val="00CF21A2"/>
    <w:rsid w:val="00D15F97"/>
    <w:rsid w:val="00D255AC"/>
    <w:rsid w:val="00D3788F"/>
    <w:rsid w:val="00D37894"/>
    <w:rsid w:val="00D40D7B"/>
    <w:rsid w:val="00D50D71"/>
    <w:rsid w:val="00D646C5"/>
    <w:rsid w:val="00D72826"/>
    <w:rsid w:val="00D73D41"/>
    <w:rsid w:val="00D80B31"/>
    <w:rsid w:val="00D84C20"/>
    <w:rsid w:val="00D84F52"/>
    <w:rsid w:val="00DA0DA2"/>
    <w:rsid w:val="00DA42CD"/>
    <w:rsid w:val="00DA55CC"/>
    <w:rsid w:val="00DC712F"/>
    <w:rsid w:val="00DD575C"/>
    <w:rsid w:val="00DE3156"/>
    <w:rsid w:val="00DE5F32"/>
    <w:rsid w:val="00E00B02"/>
    <w:rsid w:val="00E06CC3"/>
    <w:rsid w:val="00E215EB"/>
    <w:rsid w:val="00E2299A"/>
    <w:rsid w:val="00E27132"/>
    <w:rsid w:val="00E307F9"/>
    <w:rsid w:val="00E319C8"/>
    <w:rsid w:val="00E33F31"/>
    <w:rsid w:val="00E46E30"/>
    <w:rsid w:val="00E6112A"/>
    <w:rsid w:val="00E66E4C"/>
    <w:rsid w:val="00E71191"/>
    <w:rsid w:val="00E739FB"/>
    <w:rsid w:val="00E7794B"/>
    <w:rsid w:val="00E81584"/>
    <w:rsid w:val="00E84BBC"/>
    <w:rsid w:val="00E909F1"/>
    <w:rsid w:val="00E92DFE"/>
    <w:rsid w:val="00EA07DF"/>
    <w:rsid w:val="00EB7E90"/>
    <w:rsid w:val="00ED1262"/>
    <w:rsid w:val="00ED29A5"/>
    <w:rsid w:val="00ED68E5"/>
    <w:rsid w:val="00EE4378"/>
    <w:rsid w:val="00EE4D0F"/>
    <w:rsid w:val="00EE5815"/>
    <w:rsid w:val="00F00271"/>
    <w:rsid w:val="00F22AF8"/>
    <w:rsid w:val="00F2475A"/>
    <w:rsid w:val="00F33EB3"/>
    <w:rsid w:val="00F4233D"/>
    <w:rsid w:val="00F51825"/>
    <w:rsid w:val="00FA791D"/>
    <w:rsid w:val="00FB3F1C"/>
    <w:rsid w:val="00FC3C72"/>
    <w:rsid w:val="00FC49FB"/>
    <w:rsid w:val="00FD2E1D"/>
    <w:rsid w:val="00FD420F"/>
    <w:rsid w:val="00FD4C4F"/>
    <w:rsid w:val="00FE53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BE1D03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377ACC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E909F1"/>
    <w:rPr>
      <w:color w:val="0000FF" w:themeColor="hyperlink"/>
      <w:u w:val="single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6B15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B15E2"/>
    <w:rPr>
      <w:rFonts w:ascii="Tahoma" w:hAnsi="Tahoma" w:cs="Tahoma"/>
      <w:sz w:val="16"/>
      <w:szCs w:val="16"/>
    </w:rPr>
  </w:style>
  <w:style w:type="character" w:styleId="UyteHipercze">
    <w:name w:val="FollowedHyperlink"/>
    <w:basedOn w:val="Domylnaczcionkaakapitu"/>
    <w:uiPriority w:val="99"/>
    <w:semiHidden/>
    <w:unhideWhenUsed/>
    <w:rsid w:val="00702302"/>
    <w:rPr>
      <w:color w:val="800080" w:themeColor="followedHyperlink"/>
      <w:u w:val="single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3C2BD6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3C2BD6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3C2BD6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377ACC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E909F1"/>
    <w:rPr>
      <w:color w:val="0000FF" w:themeColor="hyperlink"/>
      <w:u w:val="single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6B15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B15E2"/>
    <w:rPr>
      <w:rFonts w:ascii="Tahoma" w:hAnsi="Tahoma" w:cs="Tahoma"/>
      <w:sz w:val="16"/>
      <w:szCs w:val="16"/>
    </w:rPr>
  </w:style>
  <w:style w:type="character" w:styleId="UyteHipercze">
    <w:name w:val="FollowedHyperlink"/>
    <w:basedOn w:val="Domylnaczcionkaakapitu"/>
    <w:uiPriority w:val="99"/>
    <w:semiHidden/>
    <w:unhideWhenUsed/>
    <w:rsid w:val="00702302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07/relationships/stylesWithEffects" Target="stylesWithEffect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DD6A2E287B8984BAEF57035DF392F78" ma:contentTypeVersion="0" ma:contentTypeDescription="Utwórz nowy dokument." ma:contentTypeScope="" ma:versionID="2fedd4f15364c67ea4080f3369d8da0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2a4808c853e9eb948d4d7c462f60bb1c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7B031D-CDEF-44B6-9597-2244B9E32B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85B0BA0-3470-4E5C-AC53-DE4E7A615CE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1755660-B1C3-46F1-B1AD-4FF1016333A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2CB085D7-F9B0-4E7B-9695-614E85AD55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391</Words>
  <Characters>2352</Characters>
  <Application>Microsoft Office Word</Application>
  <DocSecurity>0</DocSecurity>
  <Lines>19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System B2B (dla klientów biznesowych)</vt:lpstr>
    </vt:vector>
  </TitlesOfParts>
  <Company>2Mnet</Company>
  <LinksUpToDate>false</LinksUpToDate>
  <CharactersWithSpaces>2738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 B2B (dla klientów biznesowych)</dc:title>
  <dc:creator>Michał MS. Sokołowski</dc:creator>
  <cp:lastModifiedBy>Michał MS. Sokołowski</cp:lastModifiedBy>
  <cp:revision>4</cp:revision>
  <cp:lastPrinted>2010-03-17T15:00:00Z</cp:lastPrinted>
  <dcterms:created xsi:type="dcterms:W3CDTF">2010-09-22T03:41:00Z</dcterms:created>
  <dcterms:modified xsi:type="dcterms:W3CDTF">2010-09-23T11:13:00Z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0x010100EDD6A2E287B8984BAEF57035DF392F78</vt:lpwstr>
  </property>
</Properties>
</file>